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A5A07D" w14:textId="77777777" w:rsidR="00876FB6" w:rsidRPr="00876FB6" w:rsidRDefault="00876FB6" w:rsidP="00876FB6"/>
    <w:p w14:paraId="41BE0E45" w14:textId="77777777" w:rsidR="00876FB6" w:rsidRPr="00876FB6" w:rsidRDefault="00876FB6"/>
    <w:p w14:paraId="60FABFE4" w14:textId="44AF15B8" w:rsidR="00661A02" w:rsidRPr="00661A02" w:rsidRDefault="00876FB6">
      <w:pPr>
        <w:rPr>
          <w:ins w:id="0" w:author="Admin Bill" w:date="2026-07-19T07:36:00Z" w16du:dateUtc="2026-07-19T11:36:00Z"/>
        </w:rPr>
      </w:pPr>
      <w:r w:rsidRPr="00876FB6">
        <w:t xml:space="preserve">1. </w:t>
      </w:r>
      <w:ins w:id="1" w:author="Admin Bill" w:date="2026-07-19T07:48:00Z" w16du:dateUtc="2026-07-19T11:48:00Z">
        <w:r w:rsidR="00226CB5" w:rsidRPr="00226CB5">
          <w:t>Reminder pre scan recommended screen.</w:t>
        </w:r>
      </w:ins>
      <w:ins w:id="2" w:author="Admin Bill" w:date="2026-07-19T07:49:00Z" w16du:dateUtc="2026-07-19T11:49:00Z">
        <w:r w:rsidR="00226CB5" w:rsidRPr="00226CB5">
          <w:t xml:space="preserve"> The order of the screen is to be reversed. Malware scan should come after the defender offline scan.</w:t>
        </w:r>
      </w:ins>
      <w:ins w:id="3" w:author="Admin Bill" w:date="2026-07-19T07:50:00Z" w16du:dateUtc="2026-07-19T11:50:00Z">
        <w:r w:rsidR="00226CB5" w:rsidRPr="00226CB5">
          <w:t xml:space="preserve"> Before they get to the screen, there should be an explanation to the user about. Defender, Malwarebytes, What we're </w:t>
        </w:r>
        <w:proofErr w:type="spellStart"/>
        <w:r w:rsidR="00226CB5" w:rsidRPr="00226CB5">
          <w:t>gonna</w:t>
        </w:r>
        <w:proofErr w:type="spellEnd"/>
        <w:r w:rsidR="00226CB5" w:rsidRPr="00226CB5">
          <w:t xml:space="preserve"> Do? And why?</w:t>
        </w:r>
      </w:ins>
    </w:p>
    <w:p w14:paraId="5D3A254D" w14:textId="77777777" w:rsidR="00226CB5" w:rsidRPr="00226CB5" w:rsidRDefault="00226CB5">
      <w:pPr>
        <w:rPr>
          <w:ins w:id="4" w:author="Admin Bill" w:date="2026-07-19T07:52:00Z" w16du:dateUtc="2026-07-19T11:52:00Z"/>
        </w:rPr>
      </w:pPr>
    </w:p>
    <w:p w14:paraId="6908D0F9" w14:textId="566FA147" w:rsidR="00676D0A" w:rsidRPr="00676D0A" w:rsidRDefault="00226CB5">
      <w:pPr>
        <w:rPr>
          <w:ins w:id="5" w:author="Admin Bill" w:date="2026-07-19T07:53:00Z" w16du:dateUtc="2026-07-19T11:53:00Z"/>
        </w:rPr>
      </w:pPr>
      <w:ins w:id="6" w:author="Admin Bill" w:date="2026-07-19T07:52:00Z" w16du:dateUtc="2026-07-19T11:52:00Z">
        <w:r w:rsidRPr="00226CB5">
          <w:t>2.</w:t>
        </w:r>
      </w:ins>
      <w:ins w:id="7" w:author="Admin Bill" w:date="2026-07-19T07:53:00Z" w16du:dateUtc="2026-07-19T11:53:00Z">
        <w:r w:rsidR="00676D0A" w:rsidRPr="00676D0A">
          <w:t xml:space="preserve"> Screens are not numbered and there's no back button. </w:t>
        </w:r>
      </w:ins>
    </w:p>
    <w:p w14:paraId="7DBDB4AF" w14:textId="77777777" w:rsidR="00676D0A" w:rsidRPr="00676D0A" w:rsidRDefault="00676D0A">
      <w:pPr>
        <w:rPr>
          <w:ins w:id="8" w:author="Admin Bill" w:date="2026-07-19T07:55:00Z" w16du:dateUtc="2026-07-19T11:55:00Z"/>
        </w:rPr>
      </w:pPr>
      <w:ins w:id="9" w:author="Admin Bill" w:date="2026-07-19T07:53:00Z" w16du:dateUtc="2026-07-19T11:53:00Z">
        <w:r w:rsidRPr="00676D0A">
          <w:t>3.</w:t>
        </w:r>
      </w:ins>
      <w:ins w:id="10" w:author="Admin Bill" w:date="2026-07-19T07:54:00Z" w16du:dateUtc="2026-07-19T11:54:00Z">
        <w:r w:rsidRPr="00676D0A">
          <w:t xml:space="preserve"> </w:t>
        </w:r>
        <w:r w:rsidRPr="00676D0A">
          <w:t>The next screen shows malwares not detected. It shouldn't be the next screen. We should be dealing with defender first.</w:t>
        </w:r>
        <w:r w:rsidRPr="00676D0A">
          <w:t xml:space="preserve"> </w:t>
        </w:r>
      </w:ins>
    </w:p>
    <w:p w14:paraId="6C487B90" w14:textId="77777777" w:rsidR="00676D0A" w:rsidRPr="00676D0A" w:rsidRDefault="00676D0A">
      <w:pPr>
        <w:rPr>
          <w:ins w:id="11" w:author="Admin Bill" w:date="2026-07-19T07:56:00Z" w16du:dateUtc="2026-07-19T11:56:00Z"/>
        </w:rPr>
      </w:pPr>
      <w:ins w:id="12" w:author="Admin Bill" w:date="2026-07-19T07:55:00Z" w16du:dateUtc="2026-07-19T11:55:00Z">
        <w:r w:rsidRPr="00676D0A">
          <w:t>4. The screen defender is active. Checking power status, battery 100% sleep prevention set by this tool for the session. However, it doesn't tell you whether the sleep prevention. Was set at and what you said it to.</w:t>
        </w:r>
      </w:ins>
      <w:ins w:id="13" w:author="Admin Bill" w:date="2026-07-19T07:56:00Z" w16du:dateUtc="2026-07-19T11:56:00Z">
        <w:r w:rsidRPr="00676D0A">
          <w:t xml:space="preserve"> We need to explain this to the user.</w:t>
        </w:r>
      </w:ins>
    </w:p>
    <w:p w14:paraId="5C85275F" w14:textId="77777777" w:rsidR="00676D0A" w:rsidRPr="00676D0A" w:rsidRDefault="00676D0A">
      <w:pPr>
        <w:rPr>
          <w:ins w:id="14" w:author="Admin Bill" w:date="2026-07-19T07:56:00Z" w16du:dateUtc="2026-07-19T11:56:00Z"/>
        </w:rPr>
      </w:pPr>
      <w:ins w:id="15" w:author="Admin Bill" w:date="2026-07-19T07:56:00Z" w16du:dateUtc="2026-07-19T11:56:00Z">
        <w:r w:rsidRPr="00676D0A">
          <w:t>5. Checking power related security settings. Says the power settings check is complete. The next screen is a long one. No back button. No numbered screen.</w:t>
        </w:r>
      </w:ins>
    </w:p>
    <w:p w14:paraId="0F66F335" w14:textId="77777777" w:rsidR="00676D0A" w:rsidRPr="00676D0A" w:rsidRDefault="00676D0A">
      <w:pPr>
        <w:rPr>
          <w:ins w:id="16" w:author="Admin Bill" w:date="2026-07-19T07:58:00Z" w16du:dateUtc="2026-07-19T11:58:00Z"/>
        </w:rPr>
      </w:pPr>
      <w:ins w:id="17" w:author="Admin Bill" w:date="2026-07-19T07:56:00Z" w16du:dateUtc="2026-07-19T11:56:00Z">
        <w:r w:rsidRPr="00676D0A">
          <w:t>6.</w:t>
        </w:r>
      </w:ins>
      <w:ins w:id="18" w:author="Admin Bill" w:date="2026-07-19T07:58:00Z" w16du:dateUtc="2026-07-19T11:58:00Z">
        <w:r w:rsidRPr="00676D0A">
          <w:t xml:space="preserve"> This is the power setting security review. This screen was supposed to be split up such that. You would show number one and then underneath it you would show what the options are and you would allow them to. Decide what to do. He said we still have this long script and then at the end. We </w:t>
        </w:r>
        <w:r w:rsidRPr="00676D0A">
          <w:lastRenderedPageBreak/>
          <w:t>have the review each setting. Choices. What I'm saying is you should have this is what the choice is, and then right after it you should have the review. For that setting.</w:t>
        </w:r>
      </w:ins>
    </w:p>
    <w:p w14:paraId="17D23CA2" w14:textId="56468882" w:rsidR="00754967" w:rsidRPr="00754967" w:rsidRDefault="00676D0A">
      <w:pPr>
        <w:rPr>
          <w:ins w:id="19" w:author="Admin Bill" w:date="2026-07-19T08:02:00Z" w16du:dateUtc="2026-07-19T12:02:00Z"/>
        </w:rPr>
      </w:pPr>
      <w:ins w:id="20" w:author="Admin Bill" w:date="2026-07-19T07:58:00Z" w16du:dateUtc="2026-07-19T11:58:00Z">
        <w:r w:rsidRPr="00676D0A">
          <w:t xml:space="preserve">7. I selected. No to the first. Password required on wake and </w:t>
        </w:r>
      </w:ins>
      <w:ins w:id="21" w:author="Admin Bill" w:date="2026-07-19T08:15:00Z" w16du:dateUtc="2026-07-19T12:15:00Z">
        <w:r w:rsidR="00700B7E" w:rsidRPr="00700B7E">
          <w:t xml:space="preserve">This screen has a back button. But no slide </w:t>
        </w:r>
        <w:proofErr w:type="spellStart"/>
        <w:r w:rsidR="00700B7E" w:rsidRPr="00700B7E">
          <w:t>number.</w:t>
        </w:r>
      </w:ins>
      <w:ins w:id="22" w:author="Admin Bill" w:date="2026-07-19T07:58:00Z" w16du:dateUtc="2026-07-19T11:58:00Z">
        <w:r w:rsidRPr="00676D0A">
          <w:t>everything</w:t>
        </w:r>
        <w:proofErr w:type="spellEnd"/>
        <w:r w:rsidRPr="00676D0A">
          <w:t xml:space="preserve"> came up all at once.</w:t>
        </w:r>
      </w:ins>
      <w:ins w:id="23" w:author="Admin Bill" w:date="2026-07-19T07:59:00Z" w16du:dateUtc="2026-07-19T11:59:00Z">
        <w:r w:rsidRPr="00676D0A">
          <w:t xml:space="preserve"> Fast startup </w:t>
        </w:r>
        <w:proofErr w:type="spellStart"/>
        <w:r w:rsidRPr="00676D0A">
          <w:t>boyk</w:t>
        </w:r>
        <w:proofErr w:type="spellEnd"/>
        <w:r w:rsidRPr="00676D0A">
          <w:t xml:space="preserve"> on LAN screen timeout. And critical battery. None of which. Is the user given the option to? Make a choice. I'm beginning to think that you. Use the wrong program. At some point when you were making changes. Because we had all these things discussed earlier and you were going to fix them. So again, there's something wrong with our rules because you're </w:t>
        </w:r>
        <w:proofErr w:type="spellStart"/>
        <w:r w:rsidRPr="00676D0A">
          <w:t>you're</w:t>
        </w:r>
        <w:proofErr w:type="spellEnd"/>
        <w:r w:rsidRPr="00676D0A">
          <w:t xml:space="preserve"> missing things. And we need to stop that.</w:t>
        </w:r>
      </w:ins>
    </w:p>
    <w:p w14:paraId="272D2DDA" w14:textId="77777777" w:rsidR="00754967" w:rsidRPr="00754967" w:rsidRDefault="00754967">
      <w:pPr>
        <w:rPr>
          <w:ins w:id="24" w:author="Admin Bill" w:date="2026-07-19T08:04:00Z" w16du:dateUtc="2026-07-19T12:04:00Z"/>
        </w:rPr>
      </w:pPr>
      <w:ins w:id="25" w:author="Admin Bill" w:date="2026-07-19T08:02:00Z" w16du:dateUtc="2026-07-19T12:02:00Z">
        <w:r w:rsidRPr="00754967">
          <w:t>8. I'm at the What does those tool.</w:t>
        </w:r>
      </w:ins>
      <w:ins w:id="26" w:author="Admin Bill" w:date="2026-07-19T08:03:00Z" w16du:dateUtc="2026-07-19T12:03:00Z">
        <w:r w:rsidRPr="00754967">
          <w:t xml:space="preserve"> Does and does not do screen. Accidentally. Exit editor program.</w:t>
        </w:r>
      </w:ins>
      <w:ins w:id="27" w:author="Admin Bill" w:date="2026-07-19T08:04:00Z" w16du:dateUtc="2026-07-19T12:04:00Z">
        <w:r w:rsidRPr="00754967">
          <w:t xml:space="preserve"> We'll resume.</w:t>
        </w:r>
      </w:ins>
    </w:p>
    <w:p w14:paraId="70C2267D" w14:textId="77777777" w:rsidR="00754967" w:rsidRPr="00754967" w:rsidRDefault="00754967">
      <w:pPr>
        <w:rPr>
          <w:ins w:id="28" w:author="Admin Bill" w:date="2026-07-19T08:09:00Z" w16du:dateUtc="2026-07-19T12:09:00Z"/>
        </w:rPr>
      </w:pPr>
      <w:ins w:id="29" w:author="Admin Bill" w:date="2026-07-19T08:04:00Z" w16du:dateUtc="2026-07-19T12:04:00Z">
        <w:r w:rsidRPr="00754967">
          <w:t>9.</w:t>
        </w:r>
      </w:ins>
      <w:ins w:id="30" w:author="Admin Bill" w:date="2026-07-19T08:09:00Z" w16du:dateUtc="2026-07-19T12:09:00Z">
        <w:r w:rsidRPr="00754967">
          <w:t xml:space="preserve"> Restart a program. Running. In resume mode.</w:t>
        </w:r>
      </w:ins>
    </w:p>
    <w:p w14:paraId="4D8AF012" w14:textId="77777777" w:rsidR="00754967" w:rsidRPr="00754967" w:rsidRDefault="00754967">
      <w:pPr>
        <w:rPr>
          <w:ins w:id="31" w:author="Admin Bill" w:date="2026-07-19T08:12:00Z" w16du:dateUtc="2026-07-19T12:12:00Z"/>
        </w:rPr>
      </w:pPr>
      <w:ins w:id="32" w:author="Admin Bill" w:date="2026-07-19T08:09:00Z" w16du:dateUtc="2026-07-19T12:09:00Z">
        <w:r w:rsidRPr="00754967">
          <w:t>10.</w:t>
        </w:r>
      </w:ins>
      <w:ins w:id="33" w:author="Admin Bill" w:date="2026-07-19T08:10:00Z" w16du:dateUtc="2026-07-19T12:10:00Z">
        <w:r w:rsidRPr="00754967">
          <w:t xml:space="preserve"> Selecting console mode one. At the password manager screen again. Selecting Yes.</w:t>
        </w:r>
      </w:ins>
      <w:ins w:id="34" w:author="Admin Bill" w:date="2026-07-19T08:11:00Z" w16du:dateUtc="2026-07-19T12:11:00Z">
        <w:r w:rsidRPr="00754967">
          <w:t xml:space="preserve"> </w:t>
        </w:r>
      </w:ins>
    </w:p>
    <w:p w14:paraId="6A4F7121" w14:textId="77777777" w:rsidR="00700B7E" w:rsidRPr="00700B7E" w:rsidRDefault="00754967">
      <w:pPr>
        <w:rPr>
          <w:ins w:id="35" w:author="Admin Bill" w:date="2026-07-19T08:16:00Z" w16du:dateUtc="2026-07-19T12:16:00Z"/>
        </w:rPr>
      </w:pPr>
      <w:ins w:id="36" w:author="Admin Bill" w:date="2026-07-19T08:12:00Z" w16du:dateUtc="2026-07-19T12:12:00Z">
        <w:r w:rsidRPr="00754967">
          <w:t>11. At what this tool does and does not do screen?</w:t>
        </w:r>
      </w:ins>
      <w:ins w:id="37" w:author="Admin Bill" w:date="2026-07-19T08:15:00Z" w16du:dateUtc="2026-07-19T12:15:00Z">
        <w:r w:rsidR="00700B7E" w:rsidRPr="00700B7E">
          <w:t xml:space="preserve"> The screen has a back button. But no screen number.</w:t>
        </w:r>
      </w:ins>
      <w:ins w:id="38" w:author="Admin Bill" w:date="2026-07-19T08:16:00Z" w16du:dateUtc="2026-07-19T12:16:00Z">
        <w:r w:rsidR="00700B7E" w:rsidRPr="00700B7E">
          <w:t xml:space="preserve"> It talks about the apps files. But didn't we already? Process that.</w:t>
        </w:r>
      </w:ins>
    </w:p>
    <w:p w14:paraId="328B5628" w14:textId="77777777" w:rsidR="00700B7E" w:rsidRPr="00700B7E" w:rsidRDefault="00700B7E">
      <w:pPr>
        <w:rPr>
          <w:ins w:id="39" w:author="Admin Bill" w:date="2026-07-19T08:22:00Z" w16du:dateUtc="2026-07-19T12:22:00Z"/>
        </w:rPr>
      </w:pPr>
      <w:ins w:id="40" w:author="Admin Bill" w:date="2026-07-19T08:16:00Z" w16du:dateUtc="2026-07-19T12:16:00Z">
        <w:r w:rsidRPr="00700B7E">
          <w:t xml:space="preserve">12. At the console. One of two. Camper protection is on. It says check manually. In Windows it says dot </w:t>
        </w:r>
        <w:proofErr w:type="spellStart"/>
        <w:r w:rsidRPr="00700B7E">
          <w:t>dot</w:t>
        </w:r>
        <w:proofErr w:type="spellEnd"/>
        <w:r w:rsidRPr="00700B7E">
          <w:t xml:space="preserve"> afterwards. So maybe the screen isn't wide enough.</w:t>
        </w:r>
      </w:ins>
      <w:ins w:id="41" w:author="Admin Bill" w:date="2026-07-19T08:17:00Z" w16du:dateUtc="2026-07-19T12:17:00Z">
        <w:r w:rsidRPr="00700B7E">
          <w:t xml:space="preserve"> Proficient protection, all three. It says it's not configured. All three need to be and it's missing. Work letters and words after </w:t>
        </w:r>
        <w:r w:rsidRPr="00700B7E">
          <w:lastRenderedPageBreak/>
          <w:t xml:space="preserve">that. And then #9 Windows will load, not set up. Manual action needed. Everything else is in green. And unchecked. Selecting P. At the second string. Diagnostic data required only, it says. Not restricted. And then it says needs at missing </w:t>
        </w:r>
        <w:proofErr w:type="spellStart"/>
        <w:r w:rsidRPr="00700B7E">
          <w:t>missing</w:t>
        </w:r>
        <w:proofErr w:type="spellEnd"/>
        <w:r w:rsidRPr="00700B7E">
          <w:t xml:space="preserve"> characters. That phrase diagnostic data required only is not going to mean anything to the user.</w:t>
        </w:r>
      </w:ins>
      <w:ins w:id="42" w:author="Admin Bill" w:date="2026-07-19T08:18:00Z" w16du:dateUtc="2026-07-19T12:18:00Z">
        <w:r w:rsidRPr="00700B7E">
          <w:t xml:space="preserve"> Neither is not restricted default. We need different wording, something that explains what it is that we're saying. #13 Edge startup boosted background. It says enabled needs attention. For 1314 and 15. Again, we're </w:t>
        </w:r>
        <w:proofErr w:type="spellStart"/>
        <w:r w:rsidRPr="00700B7E">
          <w:t>we're</w:t>
        </w:r>
        <w:proofErr w:type="spellEnd"/>
        <w:r w:rsidRPr="00700B7E">
          <w:t xml:space="preserve"> recommending here and I guess we're going to do it later. What it is they should do with these, right? I'm not sure we have the order of the screens right. We'll see. #17 password required on wake says not required. Needs attention. Uh. It's in yellow, so the three enabled.</w:t>
        </w:r>
      </w:ins>
      <w:ins w:id="43" w:author="Admin Bill" w:date="2026-07-19T08:19:00Z" w16du:dateUtc="2026-07-19T12:19:00Z">
        <w:r w:rsidRPr="00700B7E">
          <w:t xml:space="preserve"> The diagnostic data is in white. I thought it should be in red. But anyway. We need different wording for most of these. OK, selecting. And B. Now let me think about this. The **** did it this stuff? Huh. It couldn't crash.</w:t>
        </w:r>
      </w:ins>
      <w:ins w:id="44" w:author="Admin Bill" w:date="2026-07-19T08:20:00Z" w16du:dateUtc="2026-07-19T12:20:00Z">
        <w:r w:rsidRPr="00700B7E">
          <w:t xml:space="preserve"> Here we're using P. If you go back and forth. When every place else will use be to go back. So I guess it won't be confusing to the user, but. Maybe we can come up with a different method?</w:t>
        </w:r>
      </w:ins>
      <w:ins w:id="45" w:author="Admin Bill" w:date="2026-07-19T08:21:00Z" w16du:dateUtc="2026-07-19T12:21:00Z">
        <w:r w:rsidRPr="00700B7E">
          <w:t xml:space="preserve"> Selected. To get to review your selections. No changes made yet. Shows X, apply and BitLocker. Showed a whole bunch of green things that we're not going to be doing.</w:t>
        </w:r>
      </w:ins>
      <w:ins w:id="46" w:author="Admin Bill" w:date="2026-07-19T08:22:00Z" w16du:dateUtc="2026-07-19T12:22:00Z">
        <w:r w:rsidRPr="00700B7E">
          <w:t xml:space="preserve"> It's claiming they're already good, then shows the security risk at the bottom for tamper protection. That's fine. And I'm going to select Y to Pro </w:t>
        </w:r>
        <w:proofErr w:type="spellStart"/>
        <w:r w:rsidRPr="00700B7E">
          <w:t>ceed</w:t>
        </w:r>
        <w:proofErr w:type="spellEnd"/>
        <w:r w:rsidRPr="00700B7E">
          <w:t xml:space="preserve"> to get BitLocker running. Heads up some security critical </w:t>
        </w:r>
        <w:r w:rsidRPr="00700B7E">
          <w:lastRenderedPageBreak/>
          <w:t>items are not selected screen. Camper protection. Check manually in in Windows Security. Now are we ever going to be able to? Detect tamper protection and set it for them.</w:t>
        </w:r>
      </w:ins>
    </w:p>
    <w:p w14:paraId="5FA2E56E" w14:textId="77777777" w:rsidR="0012057D" w:rsidRPr="0012057D" w:rsidRDefault="00700B7E">
      <w:pPr>
        <w:rPr>
          <w:ins w:id="47" w:author="Admin Bill" w:date="2026-07-19T08:25:00Z" w16du:dateUtc="2026-07-19T12:25:00Z"/>
        </w:rPr>
      </w:pPr>
      <w:ins w:id="48" w:author="Admin Bill" w:date="2026-07-19T08:22:00Z" w16du:dateUtc="2026-07-19T12:22:00Z">
        <w:r w:rsidRPr="00700B7E">
          <w:t>13. Selecting Y for these are intentional.</w:t>
        </w:r>
      </w:ins>
      <w:ins w:id="49" w:author="Admin Bill" w:date="2026-07-19T08:23:00Z" w16du:dateUtc="2026-07-19T12:23:00Z">
        <w:r w:rsidRPr="00700B7E">
          <w:t xml:space="preserve"> Get a tip to copy texture in this window. Press Alt space +8 and M. Except there's nothing on the screen I'd want a copy. BitLocker device encryption already enabled. Good. Press Enter to continue. Setting up tasks. At the automated scan schedule setup. Quarterly defender offline scan. Run before Windows loads. Catches rootkits. Monthly mailbox free reminder pop up reminder to run your manual MV scan.</w:t>
        </w:r>
      </w:ins>
      <w:ins w:id="50" w:author="Admin Bill" w:date="2026-07-19T08:24:00Z" w16du:dateUtc="2026-07-19T12:24:00Z">
        <w:r w:rsidRPr="00700B7E">
          <w:t xml:space="preserve"> Setting up tasks quarterly scan tasks could not create a traditional parameter cannot be found that accept argument false. Monthly and be reminded task could not create a positional parameter cannot be found that accepts argument false Important. </w:t>
        </w:r>
      </w:ins>
    </w:p>
    <w:p w14:paraId="4B2A30C3" w14:textId="77777777" w:rsidR="0012057D" w:rsidRPr="0012057D" w:rsidRDefault="0012057D">
      <w:pPr>
        <w:rPr>
          <w:ins w:id="51" w:author="Admin Bill" w:date="2026-07-19T08:29:00Z" w16du:dateUtc="2026-07-19T12:29:00Z"/>
        </w:rPr>
      </w:pPr>
      <w:ins w:id="52" w:author="Admin Bill" w:date="2026-07-19T08:25:00Z" w16du:dateUtc="2026-07-19T12:25:00Z">
        <w:r w:rsidRPr="0012057D">
          <w:t>14. After the automated scan schedule set up. Explain some things about the Fender offline scan monthly malware bike. Free reminder. I don't know what that means.</w:t>
        </w:r>
      </w:ins>
      <w:ins w:id="53" w:author="Admin Bill" w:date="2026-07-19T08:26:00Z" w16du:dateUtc="2026-07-19T12:26:00Z">
        <w:r w:rsidRPr="0012057D">
          <w:t xml:space="preserve"> How about M</w:t>
        </w:r>
      </w:ins>
      <w:ins w:id="54" w:author="Admin Bill" w:date="2026-07-19T08:28:00Z" w16du:dateUtc="2026-07-19T12:28:00Z">
        <w:r>
          <w:t xml:space="preserve">B </w:t>
        </w:r>
      </w:ins>
      <w:ins w:id="55" w:author="Admin Bill" w:date="2026-07-19T08:26:00Z" w16du:dateUtc="2026-07-19T12:26:00Z">
        <w:r w:rsidRPr="0012057D">
          <w:t xml:space="preserve">device free scan? And how about mentioning deep scan? Found a setting of scarce says quarterly risk scan tasks could not create a positional parameter. Cannot be found that accepts argument false monthly reminder task could not. Be found that accepts argument false. </w:t>
        </w:r>
      </w:ins>
    </w:p>
    <w:p w14:paraId="55EFB75C" w14:textId="77777777" w:rsidR="0012057D" w:rsidRPr="0012057D" w:rsidRDefault="0012057D">
      <w:pPr>
        <w:rPr>
          <w:ins w:id="56" w:author="Admin Bill" w:date="2026-07-19T08:32:00Z" w16du:dateUtc="2026-07-19T12:32:00Z"/>
        </w:rPr>
      </w:pPr>
      <w:ins w:id="57" w:author="Admin Bill" w:date="2026-07-19T08:29:00Z" w16du:dateUtc="2026-07-19T12:29:00Z">
        <w:r w:rsidRPr="0012057D">
          <w:t xml:space="preserve">15. </w:t>
        </w:r>
      </w:ins>
      <w:ins w:id="58" w:author="Admin Bill" w:date="2026-07-19T08:26:00Z" w16du:dateUtc="2026-07-19T12:26:00Z">
        <w:r w:rsidRPr="0012057D">
          <w:t>Explanation about how the offline scan worked.</w:t>
        </w:r>
      </w:ins>
      <w:ins w:id="59" w:author="Admin Bill" w:date="2026-07-19T08:29:00Z" w16du:dateUtc="2026-07-19T12:29:00Z">
        <w:r w:rsidRPr="0012057D">
          <w:t xml:space="preserve"> OK, at this point, shouldn't the user be able to skip this if they've already run?</w:t>
        </w:r>
      </w:ins>
      <w:ins w:id="60" w:author="Admin Bill" w:date="2026-07-19T08:30:00Z" w16du:dateUtc="2026-07-19T12:30:00Z">
        <w:r w:rsidRPr="0012057D">
          <w:t xml:space="preserve"> The uh, offline scan end. The malware scan. </w:t>
        </w:r>
        <w:r w:rsidRPr="0012057D">
          <w:lastRenderedPageBreak/>
          <w:t xml:space="preserve">Earlier, because we're going to be setting that up for them to do, then the screen needs to be adjusted. And just let them get to BitLocker. So there should be a skip capability here. I'm at the convenience features your review. I don't know what happened to the BitLocker scan. Nothing came up. He says you will review each one </w:t>
        </w:r>
        <w:proofErr w:type="spellStart"/>
        <w:r w:rsidRPr="0012057D">
          <w:t>individ</w:t>
        </w:r>
      </w:ins>
      <w:proofErr w:type="spellEnd"/>
      <w:ins w:id="61" w:author="Admin Bill" w:date="2026-07-19T08:31:00Z" w16du:dateUtc="2026-07-19T12:31:00Z">
        <w:r w:rsidRPr="0012057D">
          <w:t xml:space="preserve"> In the previous sentence, change AND </w:t>
        </w:r>
        <w:proofErr w:type="spellStart"/>
        <w:r w:rsidRPr="0012057D">
          <w:t>to</w:t>
        </w:r>
        <w:proofErr w:type="spellEnd"/>
        <w:r w:rsidRPr="0012057D">
          <w:t xml:space="preserve"> N in </w:t>
        </w:r>
        <w:proofErr w:type="spellStart"/>
        <w:r w:rsidRPr="0012057D">
          <w:t>quotes.</w:t>
        </w:r>
      </w:ins>
      <w:ins w:id="62" w:author="Admin Bill" w:date="2026-07-19T08:30:00Z" w16du:dateUtc="2026-07-19T12:30:00Z">
        <w:r w:rsidRPr="0012057D">
          <w:t>ually</w:t>
        </w:r>
        <w:proofErr w:type="spellEnd"/>
        <w:r w:rsidRPr="0012057D">
          <w:t>. Why keep the change and revert it?</w:t>
        </w:r>
      </w:ins>
    </w:p>
    <w:p w14:paraId="0041B5F0" w14:textId="77777777" w:rsidR="0012057D" w:rsidRPr="0012057D" w:rsidRDefault="0012057D">
      <w:pPr>
        <w:rPr>
          <w:ins w:id="63" w:author="Admin Bill" w:date="2026-07-19T08:32:00Z" w16du:dateUtc="2026-07-19T12:32:00Z"/>
        </w:rPr>
      </w:pPr>
      <w:ins w:id="64" w:author="Admin Bill" w:date="2026-07-19T08:32:00Z" w16du:dateUtc="2026-07-19T12:32:00Z">
        <w:r w:rsidRPr="0012057D">
          <w:t>Impossible.</w:t>
        </w:r>
      </w:ins>
    </w:p>
    <w:p w14:paraId="5E7132B3" w14:textId="36EE00B2" w:rsidR="00876FB6" w:rsidRDefault="0012057D">
      <w:pPr>
        <w:rPr>
          <w:ins w:id="65" w:author="Admin Bill" w:date="2026-07-19T08:52:00Z" w16du:dateUtc="2026-07-19T12:52:00Z"/>
        </w:rPr>
      </w:pPr>
      <w:ins w:id="66" w:author="Admin Bill" w:date="2026-07-19T08:32:00Z" w16du:dateUtc="2026-07-19T12:32:00Z">
        <w:r w:rsidRPr="0012057D">
          <w:t>16. I'm at the convenience feature, one of five. And it goes and says advertise an ID. What was done? It was turned off. Windows can no longer track activity for air targeting. I don't remember telling them to be able to do that. I don't remember being asked if I wanted to do that. What's going on? There's an estimation to Wise recommended. You can revert manually if you choose.</w:t>
        </w:r>
      </w:ins>
      <w:ins w:id="67" w:author="Admin Bill" w:date="2026-07-19T08:33:00Z" w16du:dateUtc="2026-07-19T12:33:00Z">
        <w:r w:rsidRPr="0012057D">
          <w:t xml:space="preserve"> Then it says settings progressing in Security General let apps use advertising ID on. Ah, very confusing. Why keep this change? What change is that? Is it the on change or the off change? Revert it now restore the original settings. This needs to be rewritten. It's not going to be understood by the user. I don't understand it.</w:t>
        </w:r>
      </w:ins>
      <w:ins w:id="68" w:author="Admin Bill" w:date="2026-07-19T08:35:00Z" w16du:dateUtc="2026-07-19T12:35:00Z">
        <w:r w:rsidR="000A6BAF" w:rsidRPr="000A6BAF">
          <w:t xml:space="preserve"> Keep it from turning off.</w:t>
        </w:r>
      </w:ins>
    </w:p>
    <w:p w14:paraId="44482959" w14:textId="17159406" w:rsidR="000D7CDE" w:rsidRDefault="000D7CDE">
      <w:pPr>
        <w:rPr>
          <w:ins w:id="69" w:author="Admin Bill" w:date="2026-07-19T08:57:00Z" w16du:dateUtc="2026-07-19T12:57:00Z"/>
        </w:rPr>
      </w:pPr>
      <w:ins w:id="70" w:author="Admin Bill" w:date="2026-07-19T08:52:00Z" w16du:dateUtc="2026-07-19T12:52:00Z">
        <w:r>
          <w:t>16</w:t>
        </w:r>
      </w:ins>
      <w:ins w:id="71" w:author="Admin Bill" w:date="2026-07-19T08:55:00Z" w16du:dateUtc="2026-07-19T12:55:00Z">
        <w:r>
          <w:t xml:space="preserve">. </w:t>
        </w:r>
      </w:ins>
      <w:ins w:id="72" w:author="Admin Bill" w:date="2026-07-19T08:56:00Z" w16du:dateUtc="2026-07-19T12:56:00Z">
        <w:r>
          <w:t xml:space="preserve">I don’t know maybe I was away too long </w:t>
        </w:r>
        <w:proofErr w:type="spellStart"/>
        <w:r>
          <w:t>S</w:t>
        </w:r>
        <w:proofErr w:type="spellEnd"/>
        <w:r>
          <w:t xml:space="preserve"> the program crashed or left disappeared anyway we’ll check the logs</w:t>
        </w:r>
      </w:ins>
    </w:p>
    <w:p w14:paraId="404ACE64" w14:textId="372E7345" w:rsidR="000D7CDE" w:rsidRDefault="000D7CDE">
      <w:pPr>
        <w:rPr>
          <w:ins w:id="73" w:author="Admin Bill" w:date="2026-07-19T08:59:00Z" w16du:dateUtc="2026-07-19T12:59:00Z"/>
        </w:rPr>
      </w:pPr>
      <w:ins w:id="74" w:author="Admin Bill" w:date="2026-07-19T08:57:00Z" w16du:dateUtc="2026-07-19T12:57:00Z">
        <w:r>
          <w:t>17. Resume program went back to the console mode selected one skipping password monitor screen</w:t>
        </w:r>
      </w:ins>
      <w:ins w:id="75" w:author="Admin Bill" w:date="2026-07-19T08:58:00Z" w16du:dateUtc="2026-07-19T12:58:00Z">
        <w:r>
          <w:t xml:space="preserve"> as to what </w:t>
        </w:r>
        <w:r>
          <w:lastRenderedPageBreak/>
          <w:t>it</w:t>
        </w:r>
        <w:r w:rsidR="000427E5">
          <w:t xml:space="preserve"> Going past what this tool does and does not do screen</w:t>
        </w:r>
      </w:ins>
      <w:ins w:id="76" w:author="Admin Bill" w:date="2026-07-19T08:59:00Z" w16du:dateUtc="2026-07-19T12:59:00Z">
        <w:r w:rsidR="000427E5">
          <w:t xml:space="preserve"> Next</w:t>
        </w:r>
      </w:ins>
    </w:p>
    <w:p w14:paraId="4BE81E92" w14:textId="21A862A4" w:rsidR="000427E5" w:rsidRDefault="000427E5" w:rsidP="00C82B5E">
      <w:pPr>
        <w:rPr>
          <w:ins w:id="77" w:author="Admin Bill" w:date="2026-07-19T08:58:00Z" w16du:dateUtc="2026-07-19T12:58:00Z"/>
        </w:rPr>
      </w:pPr>
      <w:ins w:id="78" w:author="Admin Bill" w:date="2026-07-19T08:59:00Z" w16du:dateUtc="2026-07-19T12:59:00Z">
        <w:r>
          <w:t>18.</w:t>
        </w:r>
      </w:ins>
      <w:ins w:id="79" w:author="Admin Bill" w:date="2026-07-19T09:00:00Z" w16du:dateUtc="2026-07-19T13:00:00Z">
        <w:r>
          <w:t xml:space="preserve"> Moving past what this tool does and does not do screen At the applying screen for </w:t>
        </w:r>
        <w:proofErr w:type="spellStart"/>
        <w:r>
          <w:t>Bitlocker</w:t>
        </w:r>
        <w:proofErr w:type="spellEnd"/>
        <w:r>
          <w:t xml:space="preserve"> again hitting Y for start</w:t>
        </w:r>
      </w:ins>
      <w:ins w:id="80" w:author="Admin Bill" w:date="2026-07-19T09:01:00Z" w16du:dateUtc="2026-07-19T13:01:00Z">
        <w:r>
          <w:t xml:space="preserve"> that the S some security critical item screen wife or intentional Then there’s a tip to copy check print a space He tells you how to turn on mark but I’m on a screen where there’s nothing to copy they just blank screen after that says </w:t>
        </w:r>
        <w:proofErr w:type="spellStart"/>
        <w:r>
          <w:t>Bitlocker</w:t>
        </w:r>
        <w:proofErr w:type="spellEnd"/>
        <w:r>
          <w:t xml:space="preserve"> device encryption enabled Same false issues that we had before convenience features uh advertising</w:t>
        </w:r>
      </w:ins>
      <w:ins w:id="81" w:author="Admin Bill" w:date="2026-07-19T09:02:00Z" w16du:dateUtc="2026-07-19T13:02:00Z">
        <w:r>
          <w:t xml:space="preserve"> then the screen it says these items require your personal action answer I type Y for advertising ID tamper protection windows are low Malwarebytes free Helpful companion for scan not </w:t>
        </w:r>
        <w:proofErr w:type="spellStart"/>
        <w:r>
          <w:t>not</w:t>
        </w:r>
        <w:proofErr w:type="spellEnd"/>
        <w:r>
          <w:t xml:space="preserve"> required but catches what the vendor misses Now this thing about Malwarebytes should have been all covered in the beginning with another thing where we discussed where we’re going to explain to them what we’re doing with the </w:t>
        </w:r>
      </w:ins>
      <w:proofErr w:type="spellStart"/>
      <w:ins w:id="82" w:author="Admin Bill" w:date="2026-07-19T09:16:00Z" w16du:dateUtc="2026-07-19T13:16:00Z">
        <w:r w:rsidR="00C82B5E">
          <w:t>de</w:t>
        </w:r>
      </w:ins>
      <w:ins w:id="83" w:author="Admin Bill" w:date="2026-07-19T09:02:00Z" w16du:dateUtc="2026-07-19T13:02:00Z">
        <w:r>
          <w:t>Fender</w:t>
        </w:r>
        <w:proofErr w:type="spellEnd"/>
        <w:r>
          <w:t xml:space="preserve"> and Malwarebytes and why we’re doing it None of that seems to exist It does say to install password manager which I already replied yes to it said I had one so that doesn’t make sense Talks about enabling 2F on all important counts that’s a good one</w:t>
        </w:r>
      </w:ins>
      <w:ins w:id="84" w:author="Admin Bill" w:date="2026-07-19T09:03:00Z" w16du:dateUtc="2026-07-19T13:03:00Z">
        <w:r>
          <w:t xml:space="preserve"> And it says Schedule scans automated gateway guard setup quarterly Defender offline scan and monthly Malwarebytes reminder first month and then that’s at the bottom line verify Task Scheduler Gateway Guard tasks log save gateway guard log </w:t>
        </w:r>
      </w:ins>
    </w:p>
    <w:p w14:paraId="278C8F82" w14:textId="1DE6A8B5" w:rsidR="000427E5" w:rsidRPr="00876FB6" w:rsidRDefault="000427E5"/>
    <w:sectPr w:rsidR="000427E5" w:rsidRPr="00876FB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Black">
    <w:panose1 w:val="020B0A04020102020204"/>
    <w:charset w:val="00"/>
    <w:family w:val="swiss"/>
    <w:pitch w:val="variable"/>
    <w:sig w:usb0="A00002AF" w:usb1="400078FB" w:usb2="00000000" w:usb3="00000000" w:csb0="0000009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dmin Bill">
    <w15:presenceInfo w15:providerId="Windows Live" w15:userId="3b6bf68a4895d83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92"/>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6FB6"/>
    <w:rsid w:val="000427E5"/>
    <w:rsid w:val="000A6BAF"/>
    <w:rsid w:val="000C5926"/>
    <w:rsid w:val="000D7CDE"/>
    <w:rsid w:val="0012057D"/>
    <w:rsid w:val="00226CB5"/>
    <w:rsid w:val="00350F06"/>
    <w:rsid w:val="00464B09"/>
    <w:rsid w:val="00506441"/>
    <w:rsid w:val="00661A02"/>
    <w:rsid w:val="00676D0A"/>
    <w:rsid w:val="00700B7E"/>
    <w:rsid w:val="00754967"/>
    <w:rsid w:val="00876FB6"/>
    <w:rsid w:val="00A032F0"/>
    <w:rsid w:val="00B81FDA"/>
    <w:rsid w:val="00C82B5E"/>
    <w:rsid w:val="00D40968"/>
    <w:rsid w:val="00E019F2"/>
    <w:rsid w:val="00EB55E1"/>
    <w:rsid w:val="00FA12A7"/>
    <w:rsid w:val="00FA3FC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E43CED"/>
  <w15:chartTrackingRefBased/>
  <w15:docId w15:val="{9955FFF8-1C8F-4C96-A6BE-04CF00FA50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Black" w:eastAsiaTheme="minorHAnsi" w:hAnsi="Arial Black" w:cstheme="minorBidi"/>
        <w:kern w:val="2"/>
        <w:sz w:val="28"/>
        <w:szCs w:val="28"/>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76FB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76FB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76FB6"/>
    <w:pPr>
      <w:keepNext/>
      <w:keepLines/>
      <w:spacing w:before="160" w:after="80"/>
      <w:outlineLvl w:val="2"/>
    </w:pPr>
    <w:rPr>
      <w:rFonts w:asciiTheme="minorHAnsi" w:eastAsiaTheme="majorEastAsia" w:hAnsiTheme="minorHAnsi" w:cstheme="majorBidi"/>
      <w:color w:val="0F4761" w:themeColor="accent1" w:themeShade="BF"/>
    </w:rPr>
  </w:style>
  <w:style w:type="paragraph" w:styleId="Heading4">
    <w:name w:val="heading 4"/>
    <w:basedOn w:val="Normal"/>
    <w:next w:val="Normal"/>
    <w:link w:val="Heading4Char"/>
    <w:uiPriority w:val="9"/>
    <w:semiHidden/>
    <w:unhideWhenUsed/>
    <w:qFormat/>
    <w:rsid w:val="00876FB6"/>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876FB6"/>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876FB6"/>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876FB6"/>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876FB6"/>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876FB6"/>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76FB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76FB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76FB6"/>
    <w:rPr>
      <w:rFonts w:asciiTheme="minorHAnsi" w:eastAsiaTheme="majorEastAsia" w:hAnsiTheme="minorHAnsi" w:cstheme="majorBidi"/>
      <w:color w:val="0F4761" w:themeColor="accent1" w:themeShade="BF"/>
    </w:rPr>
  </w:style>
  <w:style w:type="character" w:customStyle="1" w:styleId="Heading4Char">
    <w:name w:val="Heading 4 Char"/>
    <w:basedOn w:val="DefaultParagraphFont"/>
    <w:link w:val="Heading4"/>
    <w:uiPriority w:val="9"/>
    <w:semiHidden/>
    <w:rsid w:val="00876FB6"/>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876FB6"/>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876FB6"/>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876FB6"/>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876FB6"/>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876FB6"/>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876FB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76FB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76FB6"/>
    <w:pPr>
      <w:numPr>
        <w:ilvl w:val="1"/>
      </w:numPr>
    </w:pPr>
    <w:rPr>
      <w:rFonts w:asciiTheme="minorHAnsi" w:eastAsiaTheme="majorEastAsia" w:hAnsiTheme="minorHAnsi" w:cstheme="majorBidi"/>
      <w:color w:val="595959" w:themeColor="text1" w:themeTint="A6"/>
      <w:spacing w:val="15"/>
    </w:rPr>
  </w:style>
  <w:style w:type="character" w:customStyle="1" w:styleId="SubtitleChar">
    <w:name w:val="Subtitle Char"/>
    <w:basedOn w:val="DefaultParagraphFont"/>
    <w:link w:val="Subtitle"/>
    <w:uiPriority w:val="11"/>
    <w:rsid w:val="00876FB6"/>
    <w:rPr>
      <w:rFonts w:asciiTheme="minorHAnsi" w:eastAsiaTheme="majorEastAsia" w:hAnsiTheme="minorHAnsi" w:cstheme="majorBidi"/>
      <w:color w:val="595959" w:themeColor="text1" w:themeTint="A6"/>
      <w:spacing w:val="15"/>
    </w:rPr>
  </w:style>
  <w:style w:type="paragraph" w:styleId="Quote">
    <w:name w:val="Quote"/>
    <w:basedOn w:val="Normal"/>
    <w:next w:val="Normal"/>
    <w:link w:val="QuoteChar"/>
    <w:uiPriority w:val="29"/>
    <w:qFormat/>
    <w:rsid w:val="00876FB6"/>
    <w:pPr>
      <w:spacing w:before="160"/>
      <w:jc w:val="center"/>
    </w:pPr>
    <w:rPr>
      <w:i/>
      <w:iCs/>
      <w:color w:val="404040" w:themeColor="text1" w:themeTint="BF"/>
    </w:rPr>
  </w:style>
  <w:style w:type="character" w:customStyle="1" w:styleId="QuoteChar">
    <w:name w:val="Quote Char"/>
    <w:basedOn w:val="DefaultParagraphFont"/>
    <w:link w:val="Quote"/>
    <w:uiPriority w:val="29"/>
    <w:rsid w:val="00876FB6"/>
    <w:rPr>
      <w:i/>
      <w:iCs/>
      <w:color w:val="404040" w:themeColor="text1" w:themeTint="BF"/>
    </w:rPr>
  </w:style>
  <w:style w:type="paragraph" w:styleId="ListParagraph">
    <w:name w:val="List Paragraph"/>
    <w:basedOn w:val="Normal"/>
    <w:uiPriority w:val="34"/>
    <w:qFormat/>
    <w:rsid w:val="00876FB6"/>
    <w:pPr>
      <w:ind w:left="720"/>
      <w:contextualSpacing/>
    </w:pPr>
  </w:style>
  <w:style w:type="character" w:styleId="IntenseEmphasis">
    <w:name w:val="Intense Emphasis"/>
    <w:basedOn w:val="DefaultParagraphFont"/>
    <w:uiPriority w:val="21"/>
    <w:qFormat/>
    <w:rsid w:val="00876FB6"/>
    <w:rPr>
      <w:i/>
      <w:iCs/>
      <w:color w:val="0F4761" w:themeColor="accent1" w:themeShade="BF"/>
    </w:rPr>
  </w:style>
  <w:style w:type="paragraph" w:styleId="IntenseQuote">
    <w:name w:val="Intense Quote"/>
    <w:basedOn w:val="Normal"/>
    <w:next w:val="Normal"/>
    <w:link w:val="IntenseQuoteChar"/>
    <w:uiPriority w:val="30"/>
    <w:qFormat/>
    <w:rsid w:val="00876FB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76FB6"/>
    <w:rPr>
      <w:i/>
      <w:iCs/>
      <w:color w:val="0F4761" w:themeColor="accent1" w:themeShade="BF"/>
    </w:rPr>
  </w:style>
  <w:style w:type="character" w:styleId="IntenseReference">
    <w:name w:val="Intense Reference"/>
    <w:basedOn w:val="DefaultParagraphFont"/>
    <w:uiPriority w:val="32"/>
    <w:qFormat/>
    <w:rsid w:val="00876FB6"/>
    <w:rPr>
      <w:b/>
      <w:bCs/>
      <w:smallCaps/>
      <w:color w:val="0F4761" w:themeColor="accent1" w:themeShade="BF"/>
      <w:spacing w:val="5"/>
    </w:rPr>
  </w:style>
  <w:style w:type="paragraph" w:styleId="Revision">
    <w:name w:val="Revision"/>
    <w:hidden/>
    <w:uiPriority w:val="99"/>
    <w:semiHidden/>
    <w:rsid w:val="00876FB6"/>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microsoft.com/office/2011/relationships/people" Target="people.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120</TotalTime>
  <Pages>6</Pages>
  <Words>1278</Words>
  <Characters>7291</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 Bill</dc:creator>
  <cp:keywords/>
  <dc:description/>
  <cp:lastModifiedBy>Admin Bill</cp:lastModifiedBy>
  <cp:revision>10</cp:revision>
  <dcterms:created xsi:type="dcterms:W3CDTF">2026-07-19T11:11:00Z</dcterms:created>
  <dcterms:modified xsi:type="dcterms:W3CDTF">2026-07-19T13:17:00Z</dcterms:modified>
</cp:coreProperties>
</file>